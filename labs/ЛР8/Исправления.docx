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655" w:rsidRDefault="00950655">
      <w:pPr>
        <w:rPr>
          <w:ins w:id="0" w:author="0109-01" w:date="2026-09-15T09:50:00Z"/>
          <w:rFonts w:ascii="Times New Roman" w:hAnsi="Times New Roman" w:cs="Times New Roman"/>
          <w:sz w:val="28"/>
          <w:szCs w:val="28"/>
        </w:rPr>
      </w:pPr>
      <w:ins w:id="1" w:author="0109-01" w:date="2026-09-15T09:10:00Z">
        <w:r w:rsidRPr="00950655">
          <w:rPr>
            <w:rFonts w:ascii="Times New Roman" w:hAnsi="Times New Roman" w:cs="Times New Roman"/>
            <w:sz w:val="28"/>
            <w:szCs w:val="28"/>
            <w:rPrChange w:id="2" w:author="0109-01" w:date="2026-09-15T09:11:00Z">
              <w:rPr/>
            </w:rPrChange>
          </w:rPr>
          <w:t>Задание 1</w:t>
        </w:r>
      </w:ins>
    </w:p>
    <w:p w:rsidR="00DB2FCC" w:rsidRPr="00950655" w:rsidRDefault="00DB2FCC" w:rsidP="00DB2FCC">
      <w:pPr>
        <w:rPr>
          <w:ins w:id="3" w:author="0109-01" w:date="2026-09-15T09:10:00Z"/>
          <w:rFonts w:ascii="Times New Roman" w:hAnsi="Times New Roman" w:cs="Times New Roman"/>
          <w:sz w:val="28"/>
          <w:szCs w:val="28"/>
          <w:rPrChange w:id="4" w:author="0109-01" w:date="2026-09-15T09:11:00Z">
            <w:rPr>
              <w:ins w:id="5" w:author="0109-01" w:date="2026-09-15T09:10:00Z"/>
            </w:rPr>
          </w:rPrChange>
        </w:rPr>
      </w:pPr>
      <w:ins w:id="6" w:author="0109-01" w:date="2026-09-15T09:50:00Z">
        <w:r w:rsidRPr="00DB2FCC">
          <w:rPr>
            <w:rFonts w:ascii="Times New Roman" w:hAnsi="Times New Roman" w:cs="Times New Roman"/>
            <w:sz w:val="28"/>
            <w:szCs w:val="28"/>
          </w:rPr>
          <w:t xml:space="preserve">B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метод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Calculate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Final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Price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использует переменную г. Нужно присвоить более осмысленное название, чтобы значение было понятно другим разработчикам.</w:t>
        </w:r>
      </w:ins>
    </w:p>
    <w:p w:rsidR="00950655" w:rsidRPr="00950655" w:rsidRDefault="00390BB0" w:rsidP="00950655">
      <w:pPr>
        <w:jc w:val="center"/>
        <w:rPr>
          <w:ins w:id="7" w:author="0109-01" w:date="2026-09-15T09:10:00Z"/>
          <w:rFonts w:ascii="Times New Roman" w:hAnsi="Times New Roman" w:cs="Times New Roman"/>
          <w:sz w:val="28"/>
          <w:szCs w:val="28"/>
          <w:lang w:val="en-US"/>
          <w:rPrChange w:id="8" w:author="0109-01" w:date="2026-09-15T09:11:00Z">
            <w:rPr>
              <w:ins w:id="9" w:author="0109-01" w:date="2026-09-15T09:10:00Z"/>
              <w:lang w:val="en-US"/>
            </w:rPr>
          </w:rPrChange>
        </w:rPr>
        <w:pPrChange w:id="10" w:author="0109-01" w:date="2026-09-15T09:11:00Z">
          <w:pPr/>
        </w:pPrChange>
      </w:pPr>
      <w:r w:rsidRPr="00950655">
        <w:rPr>
          <w:rFonts w:ascii="Times New Roman" w:hAnsi="Times New Roman" w:cs="Times New Roman"/>
          <w:noProof/>
          <w:sz w:val="28"/>
          <w:szCs w:val="28"/>
          <w:lang w:eastAsia="ru-RU"/>
          <w:rPrChange w:id="11" w:author="0109-01" w:date="2026-09-15T09:11:00Z">
            <w:rPr>
              <w:noProof/>
              <w:lang w:eastAsia="ru-RU"/>
            </w:rPr>
          </w:rPrChange>
        </w:rPr>
        <w:drawing>
          <wp:inline distT="0" distB="0" distL="0" distR="0" wp14:anchorId="5864459F" wp14:editId="1D463EF4">
            <wp:extent cx="3340797" cy="2114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4237" t="34283" r="33402" b="37900"/>
                    <a:stretch/>
                  </pic:blipFill>
                  <pic:spPr bwMode="auto">
                    <a:xfrm>
                      <a:off x="0" y="0"/>
                      <a:ext cx="3368790" cy="2132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655" w:rsidRPr="00950655" w:rsidRDefault="00950655" w:rsidP="00950655">
      <w:pPr>
        <w:rPr>
          <w:ins w:id="12" w:author="0109-01" w:date="2026-09-15T09:10:00Z"/>
          <w:rFonts w:ascii="Times New Roman" w:hAnsi="Times New Roman" w:cs="Times New Roman"/>
          <w:sz w:val="28"/>
          <w:szCs w:val="28"/>
          <w:rPrChange w:id="13" w:author="0109-01" w:date="2026-09-15T09:11:00Z">
            <w:rPr>
              <w:ins w:id="14" w:author="0109-01" w:date="2026-09-15T09:10:00Z"/>
            </w:rPr>
          </w:rPrChange>
        </w:rPr>
      </w:pPr>
      <w:ins w:id="15" w:author="0109-01" w:date="2026-09-15T09:10:00Z">
        <w:r w:rsidRPr="00950655">
          <w:rPr>
            <w:rFonts w:ascii="Times New Roman" w:hAnsi="Times New Roman" w:cs="Times New Roman"/>
            <w:sz w:val="28"/>
            <w:szCs w:val="28"/>
            <w:rPrChange w:id="16" w:author="0109-01" w:date="2026-09-15T09:11:00Z">
              <w:rPr/>
            </w:rPrChange>
          </w:rPr>
          <w:t>Переименовали переменную</w:t>
        </w:r>
      </w:ins>
    </w:p>
    <w:p w:rsidR="00950655" w:rsidRDefault="00390BB0" w:rsidP="00950655">
      <w:pPr>
        <w:jc w:val="center"/>
        <w:rPr>
          <w:ins w:id="17" w:author="0109-01" w:date="2026-09-15T09:11:00Z"/>
          <w:rFonts w:ascii="Times New Roman" w:hAnsi="Times New Roman" w:cs="Times New Roman"/>
          <w:sz w:val="28"/>
          <w:szCs w:val="28"/>
          <w:lang w:val="en-US"/>
        </w:rPr>
        <w:pPrChange w:id="18" w:author="0109-01" w:date="2026-09-15T09:11:00Z">
          <w:pPr/>
        </w:pPrChange>
      </w:pPr>
      <w:r w:rsidRPr="00950655">
        <w:rPr>
          <w:rFonts w:ascii="Times New Roman" w:hAnsi="Times New Roman" w:cs="Times New Roman"/>
          <w:noProof/>
          <w:sz w:val="28"/>
          <w:szCs w:val="28"/>
          <w:lang w:eastAsia="ru-RU"/>
          <w:rPrChange w:id="19" w:author="0109-01" w:date="2026-09-15T09:11:00Z">
            <w:rPr>
              <w:noProof/>
              <w:lang w:eastAsia="ru-RU"/>
            </w:rPr>
          </w:rPrChange>
        </w:rPr>
        <w:drawing>
          <wp:inline distT="0" distB="0" distL="0" distR="0" wp14:anchorId="7EEBC91D" wp14:editId="6981F491">
            <wp:extent cx="3409950" cy="209514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4292" t="34956" r="33257" b="37843"/>
                    <a:stretch/>
                  </pic:blipFill>
                  <pic:spPr bwMode="auto">
                    <a:xfrm>
                      <a:off x="0" y="0"/>
                      <a:ext cx="3458874" cy="212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655" w:rsidRDefault="00950655" w:rsidP="00950655">
      <w:pPr>
        <w:jc w:val="both"/>
        <w:rPr>
          <w:ins w:id="20" w:author="0109-01" w:date="2026-09-15T09:50:00Z"/>
          <w:rFonts w:ascii="Times New Roman" w:hAnsi="Times New Roman" w:cs="Times New Roman"/>
          <w:sz w:val="28"/>
          <w:szCs w:val="28"/>
        </w:rPr>
        <w:pPrChange w:id="21" w:author="0109-01" w:date="2026-09-15T09:11:00Z">
          <w:pPr/>
        </w:pPrChange>
      </w:pPr>
      <w:ins w:id="22" w:author="0109-01" w:date="2026-09-15T09:11:00Z">
        <w:r>
          <w:rPr>
            <w:rFonts w:ascii="Times New Roman" w:hAnsi="Times New Roman" w:cs="Times New Roman"/>
            <w:sz w:val="28"/>
            <w:szCs w:val="28"/>
          </w:rPr>
          <w:t>Задание 2</w:t>
        </w:r>
      </w:ins>
    </w:p>
    <w:p w:rsidR="00DB2FCC" w:rsidRDefault="00DB2FCC" w:rsidP="00950655">
      <w:pPr>
        <w:jc w:val="both"/>
        <w:rPr>
          <w:ins w:id="23" w:author="0109-01" w:date="2026-09-15T09:11:00Z"/>
          <w:rFonts w:ascii="Times New Roman" w:hAnsi="Times New Roman" w:cs="Times New Roman"/>
          <w:sz w:val="28"/>
          <w:szCs w:val="28"/>
        </w:rPr>
        <w:pPrChange w:id="24" w:author="0109-01" w:date="2026-09-15T09:11:00Z">
          <w:pPr/>
        </w:pPrChange>
      </w:pPr>
      <w:ins w:id="25" w:author="0109-01" w:date="2026-09-15T09:50:00Z">
        <w:r w:rsidRPr="00DB2FCC">
          <w:rPr>
            <w:rFonts w:ascii="Times New Roman" w:hAnsi="Times New Roman" w:cs="Times New Roman"/>
            <w:sz w:val="28"/>
            <w:szCs w:val="28"/>
          </w:rPr>
          <w:t xml:space="preserve">В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метод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Calculate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FinalPrice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использует "магические числа". Нужно присвоить им более осмысленные названия, чтобы значение было понятно другим разработчикам.</w:t>
        </w:r>
      </w:ins>
    </w:p>
    <w:p w:rsidR="00950655" w:rsidRPr="00950655" w:rsidRDefault="00950655" w:rsidP="00950655">
      <w:pPr>
        <w:jc w:val="both"/>
        <w:rPr>
          <w:ins w:id="26" w:author="0109-01" w:date="2026-09-15T09:11:00Z"/>
          <w:rFonts w:ascii="Times New Roman" w:hAnsi="Times New Roman" w:cs="Times New Roman"/>
          <w:sz w:val="28"/>
          <w:szCs w:val="28"/>
          <w:rPrChange w:id="27" w:author="0109-01" w:date="2026-09-15T09:11:00Z">
            <w:rPr>
              <w:ins w:id="28" w:author="0109-01" w:date="2026-09-15T09:11:00Z"/>
              <w:rFonts w:ascii="Times New Roman" w:hAnsi="Times New Roman" w:cs="Times New Roman"/>
              <w:sz w:val="28"/>
              <w:szCs w:val="28"/>
              <w:lang w:val="en-US"/>
            </w:rPr>
          </w:rPrChange>
        </w:rPr>
        <w:pPrChange w:id="29" w:author="0109-01" w:date="2026-09-15T09:11:00Z">
          <w:pPr/>
        </w:pPrChange>
      </w:pPr>
      <w:ins w:id="30" w:author="0109-01" w:date="2026-09-15T09:11:00Z">
        <w:r>
          <w:rPr>
            <w:rFonts w:ascii="Times New Roman" w:hAnsi="Times New Roman" w:cs="Times New Roman"/>
            <w:sz w:val="28"/>
            <w:szCs w:val="28"/>
          </w:rPr>
          <w:t>Убрали магические числа</w:t>
        </w:r>
      </w:ins>
    </w:p>
    <w:p w:rsidR="00950655" w:rsidRDefault="00390BB0" w:rsidP="00950655">
      <w:pPr>
        <w:jc w:val="center"/>
        <w:rPr>
          <w:ins w:id="31" w:author="0109-01" w:date="2026-09-15T09:12:00Z"/>
          <w:rFonts w:ascii="Times New Roman" w:hAnsi="Times New Roman" w:cs="Times New Roman"/>
          <w:sz w:val="28"/>
          <w:szCs w:val="28"/>
          <w:lang w:val="en-US"/>
        </w:rPr>
        <w:pPrChange w:id="32" w:author="0109-01" w:date="2026-09-15T09:11:00Z">
          <w:pPr/>
        </w:pPrChange>
      </w:pPr>
      <w:r w:rsidRPr="00950655">
        <w:rPr>
          <w:rFonts w:ascii="Times New Roman" w:hAnsi="Times New Roman" w:cs="Times New Roman"/>
          <w:noProof/>
          <w:sz w:val="28"/>
          <w:szCs w:val="28"/>
          <w:lang w:eastAsia="ru-RU"/>
          <w:rPrChange w:id="33" w:author="0109-01" w:date="2026-09-15T09:11:00Z">
            <w:rPr>
              <w:noProof/>
              <w:lang w:eastAsia="ru-RU"/>
            </w:rPr>
          </w:rPrChange>
        </w:rPr>
        <w:drawing>
          <wp:inline distT="0" distB="0" distL="0" distR="0" wp14:anchorId="5205B337" wp14:editId="7B58F6AD">
            <wp:extent cx="4495800" cy="233413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4227" t="46336" r="28779" b="22294"/>
                    <a:stretch/>
                  </pic:blipFill>
                  <pic:spPr bwMode="auto">
                    <a:xfrm>
                      <a:off x="0" y="0"/>
                      <a:ext cx="4526033" cy="2349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655" w:rsidRDefault="00950655" w:rsidP="00950655">
      <w:pPr>
        <w:jc w:val="both"/>
        <w:rPr>
          <w:ins w:id="34" w:author="0109-01" w:date="2026-09-15T09:51:00Z"/>
          <w:rFonts w:ascii="Times New Roman" w:hAnsi="Times New Roman" w:cs="Times New Roman"/>
          <w:sz w:val="28"/>
          <w:szCs w:val="28"/>
        </w:rPr>
        <w:pPrChange w:id="35" w:author="0109-01" w:date="2026-09-15T09:16:00Z">
          <w:pPr/>
        </w:pPrChange>
      </w:pPr>
      <w:ins w:id="36" w:author="0109-01" w:date="2026-09-15T09:16:00Z">
        <w:r>
          <w:rPr>
            <w:rFonts w:ascii="Times New Roman" w:hAnsi="Times New Roman" w:cs="Times New Roman"/>
            <w:sz w:val="28"/>
            <w:szCs w:val="28"/>
          </w:rPr>
          <w:lastRenderedPageBreak/>
          <w:t>Задание 3</w:t>
        </w:r>
      </w:ins>
    </w:p>
    <w:p w:rsidR="00DB2FCC" w:rsidRDefault="00DB2FCC" w:rsidP="00950655">
      <w:pPr>
        <w:jc w:val="both"/>
        <w:rPr>
          <w:ins w:id="37" w:author="0109-01" w:date="2026-09-15T09:16:00Z"/>
          <w:rFonts w:ascii="Times New Roman" w:hAnsi="Times New Roman" w:cs="Times New Roman"/>
          <w:sz w:val="28"/>
          <w:szCs w:val="28"/>
        </w:rPr>
        <w:pPrChange w:id="38" w:author="0109-01" w:date="2026-09-15T09:16:00Z">
          <w:pPr/>
        </w:pPrChange>
      </w:pPr>
      <w:ins w:id="39" w:author="0109-01" w:date="2026-09-15T09:51:00Z">
        <w:r w:rsidRPr="00DB2FCC">
          <w:rPr>
            <w:rFonts w:ascii="Times New Roman" w:hAnsi="Times New Roman" w:cs="Times New Roman"/>
            <w:sz w:val="28"/>
            <w:szCs w:val="28"/>
          </w:rPr>
          <w:t xml:space="preserve">В методе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Calculate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FinalPrice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класса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нужно сделать условное выражение для расчета скидки более компактным с помощью тернарного оператора.</w:t>
        </w:r>
      </w:ins>
    </w:p>
    <w:p w:rsidR="00950655" w:rsidRDefault="00950655" w:rsidP="00950655">
      <w:pPr>
        <w:jc w:val="both"/>
        <w:rPr>
          <w:ins w:id="40" w:author="0109-01" w:date="2026-09-15T09:16:00Z"/>
          <w:rFonts w:ascii="Times New Roman" w:hAnsi="Times New Roman" w:cs="Times New Roman"/>
          <w:noProof/>
          <w:sz w:val="28"/>
          <w:szCs w:val="28"/>
          <w:lang w:eastAsia="ru-RU"/>
        </w:rPr>
        <w:pPrChange w:id="41" w:author="0109-01" w:date="2026-09-15T09:16:00Z">
          <w:pPr/>
        </w:pPrChange>
      </w:pPr>
      <w:ins w:id="42" w:author="0109-01" w:date="2026-09-15T09:16:00Z">
        <w:r>
          <w:rPr>
            <w:rFonts w:ascii="Times New Roman" w:hAnsi="Times New Roman" w:cs="Times New Roman"/>
            <w:sz w:val="28"/>
            <w:szCs w:val="28"/>
          </w:rPr>
          <w:t>Применили тернарный оператор</w:t>
        </w:r>
      </w:ins>
    </w:p>
    <w:p w:rsidR="00995D75" w:rsidRDefault="00390BB0" w:rsidP="00950655">
      <w:pPr>
        <w:jc w:val="center"/>
        <w:rPr>
          <w:ins w:id="43" w:author="0109-01" w:date="2026-09-15T09:16:00Z"/>
          <w:rFonts w:ascii="Times New Roman" w:hAnsi="Times New Roman" w:cs="Times New Roman"/>
          <w:sz w:val="28"/>
          <w:szCs w:val="28"/>
          <w:lang w:val="en-US"/>
        </w:rPr>
        <w:pPrChange w:id="44" w:author="0109-01" w:date="2026-09-15T09:11:00Z">
          <w:pPr/>
        </w:pPrChange>
      </w:pPr>
      <w:r w:rsidRPr="00950655">
        <w:rPr>
          <w:rFonts w:ascii="Times New Roman" w:hAnsi="Times New Roman" w:cs="Times New Roman"/>
          <w:noProof/>
          <w:sz w:val="28"/>
          <w:szCs w:val="28"/>
          <w:lang w:eastAsia="ru-RU"/>
          <w:rPrChange w:id="45" w:author="0109-01" w:date="2026-09-15T09:11:00Z">
            <w:rPr>
              <w:noProof/>
              <w:lang w:eastAsia="ru-RU"/>
            </w:rPr>
          </w:rPrChange>
        </w:rPr>
        <w:drawing>
          <wp:inline distT="0" distB="0" distL="0" distR="0" wp14:anchorId="3FD0FD2E" wp14:editId="705A6477">
            <wp:extent cx="5468620" cy="171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4124" t="45610" r="25922" b="32146"/>
                    <a:stretch/>
                  </pic:blipFill>
                  <pic:spPr bwMode="auto">
                    <a:xfrm>
                      <a:off x="0" y="0"/>
                      <a:ext cx="5479113" cy="171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655" w:rsidRDefault="00950655" w:rsidP="00950655">
      <w:pPr>
        <w:jc w:val="both"/>
        <w:rPr>
          <w:ins w:id="46" w:author="0109-01" w:date="2026-09-15T09:51:00Z"/>
          <w:rFonts w:ascii="Times New Roman" w:hAnsi="Times New Roman" w:cs="Times New Roman"/>
          <w:sz w:val="28"/>
          <w:szCs w:val="28"/>
        </w:rPr>
        <w:pPrChange w:id="47" w:author="0109-01" w:date="2026-09-15T09:16:00Z">
          <w:pPr/>
        </w:pPrChange>
      </w:pPr>
      <w:ins w:id="48" w:author="0109-01" w:date="2026-09-15T09:16:00Z">
        <w:r>
          <w:rPr>
            <w:rFonts w:ascii="Times New Roman" w:hAnsi="Times New Roman" w:cs="Times New Roman"/>
            <w:sz w:val="28"/>
            <w:szCs w:val="28"/>
          </w:rPr>
          <w:t>Задание 4</w:t>
        </w:r>
      </w:ins>
    </w:p>
    <w:p w:rsidR="00DB2FCC" w:rsidRDefault="00DB2FCC" w:rsidP="00950655">
      <w:pPr>
        <w:jc w:val="both"/>
        <w:rPr>
          <w:ins w:id="49" w:author="0109-01" w:date="2026-09-15T09:17:00Z"/>
          <w:rFonts w:ascii="Times New Roman" w:hAnsi="Times New Roman" w:cs="Times New Roman"/>
          <w:sz w:val="28"/>
          <w:szCs w:val="28"/>
        </w:rPr>
        <w:pPrChange w:id="50" w:author="0109-01" w:date="2026-09-15T09:16:00Z">
          <w:pPr/>
        </w:pPrChange>
      </w:pPr>
      <w:ins w:id="51" w:author="0109-01" w:date="2026-09-15T09:51:00Z">
        <w:r w:rsidRPr="00DB2FCC">
          <w:rPr>
            <w:rFonts w:ascii="Times New Roman" w:hAnsi="Times New Roman" w:cs="Times New Roman"/>
            <w:sz w:val="28"/>
            <w:szCs w:val="28"/>
          </w:rPr>
          <w:t xml:space="preserve">В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Customer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поле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Name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является публичным, что позволяет любому коду изменить его напрямую. Нужно инкапсулировать это поле через свойство и добавить проверку, чтобы значение имени не было пустым или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null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>.</w:t>
        </w:r>
      </w:ins>
    </w:p>
    <w:p w:rsidR="00950655" w:rsidRDefault="00950655" w:rsidP="00950655">
      <w:pPr>
        <w:jc w:val="center"/>
        <w:rPr>
          <w:ins w:id="52" w:author="0109-01" w:date="2026-09-15T09:16:00Z"/>
          <w:rFonts w:ascii="Times New Roman" w:hAnsi="Times New Roman" w:cs="Times New Roman"/>
          <w:sz w:val="28"/>
          <w:szCs w:val="28"/>
        </w:rPr>
        <w:pPrChange w:id="53" w:author="0109-01" w:date="2026-09-15T09:17:00Z">
          <w:pPr/>
        </w:pPrChange>
      </w:pPr>
      <w:moveToRangeStart w:id="54" w:author="0109-01" w:date="2026-09-15T09:17:00Z" w:name="move240356252"/>
      <w:moveTo w:id="55" w:author="0109-01" w:date="2026-09-15T09:17:00Z">
        <w:r w:rsidRPr="00554AA6">
          <w:rPr>
            <w:rFonts w:ascii="Times New Roman" w:hAnsi="Times New Roman" w:cs="Times New Roman"/>
            <w:noProof/>
            <w:sz w:val="28"/>
            <w:szCs w:val="28"/>
            <w:lang w:eastAsia="ru-RU"/>
          </w:rPr>
          <w:drawing>
            <wp:inline distT="0" distB="0" distL="0" distR="0" wp14:anchorId="225FE14C" wp14:editId="5352E984">
              <wp:extent cx="5322963" cy="1914525"/>
              <wp:effectExtent l="0" t="0" r="0" b="0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8"/>
                      <a:srcRect l="53337" t="38645" r="36896" b="48864"/>
                      <a:stretch/>
                    </pic:blipFill>
                    <pic:spPr bwMode="auto">
                      <a:xfrm>
                        <a:off x="0" y="0"/>
                        <a:ext cx="5374982" cy="193323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moveTo>
      <w:moveToRangeEnd w:id="54"/>
    </w:p>
    <w:p w:rsidR="00950655" w:rsidRPr="00950655" w:rsidRDefault="00950655" w:rsidP="00950655">
      <w:pPr>
        <w:jc w:val="both"/>
        <w:rPr>
          <w:rFonts w:ascii="Times New Roman" w:hAnsi="Times New Roman" w:cs="Times New Roman"/>
          <w:sz w:val="28"/>
          <w:szCs w:val="28"/>
          <w:rPrChange w:id="56" w:author="0109-01" w:date="2026-09-15T09:16:00Z">
            <w:rPr>
              <w:lang w:val="en-US"/>
            </w:rPr>
          </w:rPrChange>
        </w:rPr>
        <w:pPrChange w:id="57" w:author="0109-01" w:date="2026-09-15T09:16:00Z">
          <w:pPr/>
        </w:pPrChange>
      </w:pPr>
      <w:ins w:id="58" w:author="0109-01" w:date="2026-09-15T09:16:00Z">
        <w:r>
          <w:rPr>
            <w:rFonts w:ascii="Times New Roman" w:hAnsi="Times New Roman" w:cs="Times New Roman"/>
            <w:sz w:val="28"/>
            <w:szCs w:val="28"/>
          </w:rPr>
          <w:t>Инкапсулировали поле</w:t>
        </w:r>
      </w:ins>
    </w:p>
    <w:p w:rsidR="00DB2FCC" w:rsidRDefault="00950655" w:rsidP="00950655">
      <w:pPr>
        <w:jc w:val="center"/>
        <w:rPr>
          <w:ins w:id="59" w:author="0109-01" w:date="2026-09-15T09:51:00Z"/>
          <w:rFonts w:ascii="Times New Roman" w:hAnsi="Times New Roman" w:cs="Times New Roman"/>
          <w:sz w:val="28"/>
          <w:szCs w:val="28"/>
          <w:lang w:val="en-US"/>
        </w:rPr>
      </w:pPr>
      <w:ins w:id="60" w:author="0109-01" w:date="2026-09-15T09:17:00Z">
        <w:r>
          <w:rPr>
            <w:noProof/>
            <w:lang w:eastAsia="ru-RU"/>
          </w:rPr>
          <w:drawing>
            <wp:inline distT="0" distB="0" distL="0" distR="0" wp14:anchorId="3BAEFADC" wp14:editId="2B6910E1">
              <wp:extent cx="5000625" cy="1463938"/>
              <wp:effectExtent l="0" t="0" r="0" b="3175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9"/>
                      <a:srcRect l="53024" t="10190" r="26046" b="68027"/>
                      <a:stretch/>
                    </pic:blipFill>
                    <pic:spPr bwMode="auto">
                      <a:xfrm>
                        <a:off x="0" y="0"/>
                        <a:ext cx="5057776" cy="1480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ins w:id="61" w:author="0109-01" w:date="2026-09-15T09:51:00Z">
        <w:r w:rsidR="00DB2FCC">
          <w:rPr>
            <w:rFonts w:ascii="Times New Roman" w:hAnsi="Times New Roman" w:cs="Times New Roman"/>
            <w:sz w:val="28"/>
            <w:szCs w:val="28"/>
            <w:lang w:val="en-US"/>
          </w:rPr>
          <w:br/>
        </w:r>
      </w:ins>
    </w:p>
    <w:p w:rsidR="00950655" w:rsidRDefault="00DB2FCC" w:rsidP="00DB2FCC">
      <w:pPr>
        <w:jc w:val="both"/>
        <w:rPr>
          <w:ins w:id="62" w:author="0109-01" w:date="2026-09-15T09:52:00Z"/>
          <w:rFonts w:ascii="Times New Roman" w:hAnsi="Times New Roman" w:cs="Times New Roman"/>
          <w:sz w:val="28"/>
          <w:szCs w:val="28"/>
        </w:rPr>
        <w:pPrChange w:id="63" w:author="0109-01" w:date="2026-09-15T09:51:00Z">
          <w:pPr/>
        </w:pPrChange>
      </w:pPr>
      <w:ins w:id="64" w:author="0109-01" w:date="2026-09-15T09:51:00Z">
        <w:r>
          <w:rPr>
            <w:rFonts w:ascii="Times New Roman" w:hAnsi="Times New Roman" w:cs="Times New Roman"/>
            <w:sz w:val="28"/>
            <w:szCs w:val="28"/>
            <w:lang w:val="en-US"/>
          </w:rPr>
          <w:br w:type="column"/>
        </w:r>
      </w:ins>
      <w:ins w:id="65" w:author="0109-01" w:date="2026-09-15T09:18:00Z">
        <w:r w:rsidR="00950655">
          <w:rPr>
            <w:rFonts w:ascii="Times New Roman" w:hAnsi="Times New Roman" w:cs="Times New Roman"/>
            <w:sz w:val="28"/>
            <w:szCs w:val="28"/>
          </w:rPr>
          <w:lastRenderedPageBreak/>
          <w:t>Задание 5</w:t>
        </w:r>
      </w:ins>
    </w:p>
    <w:p w:rsidR="00DB2FCC" w:rsidRDefault="00DB2FCC" w:rsidP="00DB2FCC">
      <w:pPr>
        <w:jc w:val="both"/>
        <w:rPr>
          <w:ins w:id="66" w:author="0109-01" w:date="2026-09-15T09:18:00Z"/>
          <w:rFonts w:ascii="Times New Roman" w:hAnsi="Times New Roman" w:cs="Times New Roman"/>
          <w:sz w:val="28"/>
          <w:szCs w:val="28"/>
        </w:rPr>
        <w:pPrChange w:id="67" w:author="0109-01" w:date="2026-09-15T09:51:00Z">
          <w:pPr/>
        </w:pPrChange>
      </w:pPr>
      <w:ins w:id="68" w:author="0109-01" w:date="2026-09-15T09:52:00Z">
        <w:r w:rsidRPr="00DB2FCC">
          <w:rPr>
            <w:rFonts w:ascii="Times New Roman" w:hAnsi="Times New Roman" w:cs="Times New Roman"/>
            <w:sz w:val="28"/>
            <w:szCs w:val="28"/>
          </w:rPr>
          <w:t xml:space="preserve">B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имеется ссылка на объект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Customer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. Метод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PrintOrderDetails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в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выводит адрес электронной почты клиента. Нужно переместить метод, который выводит информацию о клиенте, в класс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Customer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>, чтобы логика находилась ближе к данным.</w:t>
        </w:r>
      </w:ins>
    </w:p>
    <w:p w:rsidR="00444BDA" w:rsidRDefault="00444BDA" w:rsidP="00444BDA">
      <w:pPr>
        <w:jc w:val="center"/>
        <w:rPr>
          <w:ins w:id="69" w:author="0109-01" w:date="2026-09-15T09:25:00Z"/>
          <w:rFonts w:ascii="Times New Roman" w:hAnsi="Times New Roman" w:cs="Times New Roman"/>
          <w:sz w:val="28"/>
          <w:szCs w:val="28"/>
          <w:lang w:val="en-US"/>
        </w:rPr>
        <w:pPrChange w:id="70" w:author="0109-01" w:date="2026-09-15T09:25:00Z">
          <w:pPr/>
        </w:pPrChange>
      </w:pPr>
      <w:ins w:id="71" w:author="0109-01" w:date="2026-09-15T09:25:00Z">
        <w:r>
          <w:rPr>
            <w:noProof/>
            <w:lang w:eastAsia="ru-RU"/>
          </w:rPr>
          <w:drawing>
            <wp:inline distT="0" distB="0" distL="0" distR="0" wp14:anchorId="08DE894D" wp14:editId="650671B5">
              <wp:extent cx="5229225" cy="1038109"/>
              <wp:effectExtent l="0" t="0" r="0" b="0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0"/>
                      <a:srcRect l="54032" t="38704" r="24781" b="46345"/>
                      <a:stretch/>
                    </pic:blipFill>
                    <pic:spPr bwMode="auto">
                      <a:xfrm>
                        <a:off x="0" y="0"/>
                        <a:ext cx="5237369" cy="1039726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444BDA" w:rsidRDefault="00444BDA" w:rsidP="00444BDA">
      <w:pPr>
        <w:jc w:val="both"/>
        <w:rPr>
          <w:ins w:id="72" w:author="0109-01" w:date="2026-09-15T09:33:00Z"/>
          <w:rFonts w:ascii="Times New Roman" w:hAnsi="Times New Roman" w:cs="Times New Roman"/>
          <w:sz w:val="28"/>
          <w:szCs w:val="28"/>
        </w:rPr>
        <w:pPrChange w:id="73" w:author="0109-01" w:date="2026-09-15T09:29:00Z">
          <w:pPr/>
        </w:pPrChange>
      </w:pPr>
      <w:ins w:id="74" w:author="0109-01" w:date="2026-09-15T09:25:00Z">
        <w:r>
          <w:rPr>
            <w:rFonts w:ascii="Times New Roman" w:hAnsi="Times New Roman" w:cs="Times New Roman"/>
            <w:sz w:val="28"/>
            <w:szCs w:val="28"/>
          </w:rPr>
          <w:t xml:space="preserve">Перенесли логику вывода в класс </w:t>
        </w:r>
      </w:ins>
      <w:ins w:id="75" w:author="0109-01" w:date="2026-09-15T09:26:00Z">
        <w:r>
          <w:rPr>
            <w:rFonts w:ascii="Times New Roman" w:hAnsi="Times New Roman" w:cs="Times New Roman"/>
            <w:sz w:val="28"/>
            <w:szCs w:val="28"/>
          </w:rPr>
          <w:t>Заказчика</w:t>
        </w:r>
      </w:ins>
    </w:p>
    <w:p w:rsidR="00DB2FCC" w:rsidRDefault="00444BDA" w:rsidP="00DB2FCC">
      <w:pPr>
        <w:jc w:val="center"/>
        <w:rPr>
          <w:ins w:id="76" w:author="0109-01" w:date="2026-09-15T09:52:00Z"/>
          <w:rFonts w:ascii="Times New Roman" w:hAnsi="Times New Roman" w:cs="Times New Roman"/>
          <w:sz w:val="28"/>
          <w:szCs w:val="28"/>
        </w:rPr>
        <w:pPrChange w:id="77" w:author="0109-01" w:date="2026-09-15T09:52:00Z">
          <w:pPr/>
        </w:pPrChange>
      </w:pPr>
      <w:ins w:id="78" w:author="0109-01" w:date="2026-09-15T09:33:00Z">
        <w:r>
          <w:rPr>
            <w:noProof/>
            <w:lang w:eastAsia="ru-RU"/>
          </w:rPr>
          <w:drawing>
            <wp:inline distT="0" distB="0" distL="0" distR="0" wp14:anchorId="6470E934" wp14:editId="0F90EB30">
              <wp:extent cx="4991100" cy="428625"/>
              <wp:effectExtent l="0" t="0" r="0" b="9525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1"/>
                      <a:srcRect l="53746" t="32302" r="26811" b="61762"/>
                      <a:stretch/>
                    </pic:blipFill>
                    <pic:spPr bwMode="auto">
                      <a:xfrm>
                        <a:off x="0" y="0"/>
                        <a:ext cx="5022938" cy="43135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444BDA" w:rsidRDefault="00444BDA" w:rsidP="00DB2FCC">
      <w:pPr>
        <w:jc w:val="both"/>
        <w:rPr>
          <w:ins w:id="79" w:author="0109-01" w:date="2026-09-15T09:52:00Z"/>
          <w:rFonts w:ascii="Times New Roman" w:hAnsi="Times New Roman" w:cs="Times New Roman"/>
          <w:sz w:val="28"/>
          <w:szCs w:val="28"/>
        </w:rPr>
        <w:pPrChange w:id="80" w:author="0109-01" w:date="2026-09-15T09:52:00Z">
          <w:pPr/>
        </w:pPrChange>
      </w:pPr>
      <w:ins w:id="81" w:author="0109-01" w:date="2026-09-15T09:34:00Z">
        <w:r>
          <w:rPr>
            <w:rFonts w:ascii="Times New Roman" w:hAnsi="Times New Roman" w:cs="Times New Roman"/>
            <w:sz w:val="28"/>
            <w:szCs w:val="28"/>
          </w:rPr>
          <w:t>Задание 6</w:t>
        </w:r>
      </w:ins>
    </w:p>
    <w:p w:rsidR="00DB2FCC" w:rsidRDefault="00DB2FCC" w:rsidP="00DB2FCC">
      <w:pPr>
        <w:jc w:val="both"/>
        <w:rPr>
          <w:ins w:id="82" w:author="0109-01" w:date="2026-09-15T09:37:00Z"/>
          <w:rFonts w:ascii="Times New Roman" w:hAnsi="Times New Roman" w:cs="Times New Roman"/>
          <w:sz w:val="28"/>
          <w:szCs w:val="28"/>
        </w:rPr>
        <w:pPrChange w:id="83" w:author="0109-01" w:date="2026-09-15T09:52:00Z">
          <w:pPr/>
        </w:pPrChange>
      </w:pPr>
      <w:ins w:id="84" w:author="0109-01" w:date="2026-09-15T09:52:00Z">
        <w:r w:rsidRPr="00DB2FCC">
          <w:rPr>
            <w:rFonts w:ascii="Times New Roman" w:hAnsi="Times New Roman" w:cs="Times New Roman"/>
            <w:sz w:val="28"/>
            <w:szCs w:val="28"/>
          </w:rPr>
          <w:t xml:space="preserve">В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метод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PrintOrderDetails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делает несколько вещей: выводит идентификатор заказа, итоговую сумму, статус экспресс-доставки и электронную почту клиента. Нужно разделить эти задачи, выделив каждую часть в отдельные методы.</w:t>
        </w:r>
      </w:ins>
    </w:p>
    <w:p w:rsidR="003720AB" w:rsidRDefault="003720AB" w:rsidP="003720AB">
      <w:pPr>
        <w:jc w:val="center"/>
        <w:rPr>
          <w:ins w:id="85" w:author="0109-01" w:date="2026-09-15T09:36:00Z"/>
          <w:rFonts w:ascii="Times New Roman" w:hAnsi="Times New Roman" w:cs="Times New Roman"/>
          <w:sz w:val="28"/>
          <w:szCs w:val="28"/>
        </w:rPr>
        <w:pPrChange w:id="86" w:author="0109-01" w:date="2026-09-15T09:38:00Z">
          <w:pPr/>
        </w:pPrChange>
      </w:pPr>
      <w:ins w:id="87" w:author="0109-01" w:date="2026-09-15T09:38:00Z">
        <w:r>
          <w:rPr>
            <w:noProof/>
            <w:lang w:eastAsia="ru-RU"/>
          </w:rPr>
          <w:drawing>
            <wp:inline distT="0" distB="0" distL="0" distR="0" wp14:anchorId="11E0B2B8" wp14:editId="73D4FEC9">
              <wp:extent cx="6457693" cy="1381125"/>
              <wp:effectExtent l="0" t="0" r="635" b="0"/>
              <wp:docPr id="11" name="Рисунок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2"/>
                      <a:srcRect l="54032" t="36684" r="21174" b="44464"/>
                      <a:stretch/>
                    </pic:blipFill>
                    <pic:spPr bwMode="auto">
                      <a:xfrm>
                        <a:off x="0" y="0"/>
                        <a:ext cx="6481234" cy="138616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3720AB" w:rsidRPr="003720AB" w:rsidRDefault="003720AB" w:rsidP="00444BDA">
      <w:pPr>
        <w:jc w:val="both"/>
        <w:rPr>
          <w:ins w:id="88" w:author="0109-01" w:date="2026-09-15T09:34:00Z"/>
          <w:rFonts w:ascii="Times New Roman" w:hAnsi="Times New Roman" w:cs="Times New Roman"/>
          <w:sz w:val="28"/>
          <w:szCs w:val="28"/>
        </w:rPr>
        <w:pPrChange w:id="89" w:author="0109-01" w:date="2026-09-15T09:34:00Z">
          <w:pPr/>
        </w:pPrChange>
      </w:pPr>
      <w:ins w:id="90" w:author="0109-01" w:date="2026-09-15T09:36:00Z">
        <w:r>
          <w:rPr>
            <w:rFonts w:ascii="Times New Roman" w:hAnsi="Times New Roman" w:cs="Times New Roman"/>
            <w:sz w:val="28"/>
            <w:szCs w:val="28"/>
          </w:rPr>
          <w:t>Извлекли действия из одного метода разделив логику действий.</w:t>
        </w:r>
      </w:ins>
    </w:p>
    <w:p w:rsidR="003720AB" w:rsidRDefault="003720AB" w:rsidP="003720AB">
      <w:pPr>
        <w:jc w:val="center"/>
        <w:rPr>
          <w:ins w:id="91" w:author="0109-01" w:date="2026-09-15T09:43:00Z"/>
          <w:rFonts w:ascii="Times New Roman" w:hAnsi="Times New Roman" w:cs="Times New Roman"/>
          <w:sz w:val="28"/>
          <w:szCs w:val="28"/>
        </w:rPr>
      </w:pPr>
      <w:ins w:id="92" w:author="0109-01" w:date="2026-09-15T09:36:00Z">
        <w:r>
          <w:rPr>
            <w:noProof/>
            <w:lang w:eastAsia="ru-RU"/>
          </w:rPr>
          <w:drawing>
            <wp:inline distT="0" distB="0" distL="0" distR="0" wp14:anchorId="4889B8FE" wp14:editId="1F348750">
              <wp:extent cx="4324350" cy="3210823"/>
              <wp:effectExtent l="0" t="0" r="0" b="8890"/>
              <wp:docPr id="10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3"/>
                      <a:srcRect l="53133" t="11209" r="28661" b="40734"/>
                      <a:stretch/>
                    </pic:blipFill>
                    <pic:spPr bwMode="auto">
                      <a:xfrm>
                        <a:off x="0" y="0"/>
                        <a:ext cx="4347796" cy="322823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3720AB" w:rsidRDefault="003720AB" w:rsidP="003720AB">
      <w:pPr>
        <w:jc w:val="both"/>
        <w:rPr>
          <w:ins w:id="93" w:author="0109-01" w:date="2026-09-15T09:52:00Z"/>
          <w:rFonts w:ascii="Times New Roman" w:hAnsi="Times New Roman" w:cs="Times New Roman"/>
          <w:sz w:val="28"/>
          <w:szCs w:val="28"/>
        </w:rPr>
        <w:pPrChange w:id="94" w:author="0109-01" w:date="2026-09-15T09:43:00Z">
          <w:pPr/>
        </w:pPrChange>
      </w:pPr>
      <w:ins w:id="95" w:author="0109-01" w:date="2026-09-15T09:43:00Z">
        <w:r>
          <w:rPr>
            <w:rFonts w:ascii="Times New Roman" w:hAnsi="Times New Roman" w:cs="Times New Roman"/>
            <w:sz w:val="28"/>
            <w:szCs w:val="28"/>
          </w:rPr>
          <w:br w:type="column"/>
        </w:r>
      </w:ins>
      <w:ins w:id="96" w:author="0109-01" w:date="2026-09-15T09:38:00Z">
        <w:r>
          <w:rPr>
            <w:rFonts w:ascii="Times New Roman" w:hAnsi="Times New Roman" w:cs="Times New Roman"/>
            <w:sz w:val="28"/>
            <w:szCs w:val="28"/>
          </w:rPr>
          <w:lastRenderedPageBreak/>
          <w:t>Задание</w:t>
        </w:r>
      </w:ins>
      <w:ins w:id="97" w:author="0109-01" w:date="2026-09-15T09:39:00Z">
        <w:r>
          <w:rPr>
            <w:rFonts w:ascii="Times New Roman" w:hAnsi="Times New Roman" w:cs="Times New Roman"/>
            <w:sz w:val="28"/>
            <w:szCs w:val="28"/>
          </w:rPr>
          <w:t xml:space="preserve"> 7</w:t>
        </w:r>
      </w:ins>
    </w:p>
    <w:p w:rsidR="00DB2FCC" w:rsidRDefault="00DB2FCC" w:rsidP="003720AB">
      <w:pPr>
        <w:jc w:val="both"/>
        <w:rPr>
          <w:ins w:id="98" w:author="0109-01" w:date="2026-09-15T09:39:00Z"/>
          <w:rFonts w:ascii="Times New Roman" w:hAnsi="Times New Roman" w:cs="Times New Roman"/>
          <w:sz w:val="28"/>
          <w:szCs w:val="28"/>
        </w:rPr>
        <w:pPrChange w:id="99" w:author="0109-01" w:date="2026-09-15T09:43:00Z">
          <w:pPr/>
        </w:pPrChange>
      </w:pPr>
      <w:ins w:id="100" w:author="0109-01" w:date="2026-09-15T09:52:00Z">
        <w:r w:rsidRPr="00DB2FCC">
          <w:rPr>
            <w:rFonts w:ascii="Times New Roman" w:hAnsi="Times New Roman" w:cs="Times New Roman"/>
            <w:sz w:val="28"/>
            <w:szCs w:val="28"/>
          </w:rPr>
          <w:t xml:space="preserve">В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CustomerService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метод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PrintCustomerInfo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проверяет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customer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на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null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и выводит данные, если он не равен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null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. Нужно изменить этот код, чтобы использовать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guard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clauses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и сразу выйти из метода, если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customer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равен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null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>.</w:t>
        </w:r>
      </w:ins>
    </w:p>
    <w:p w:rsidR="003720AB" w:rsidRDefault="003720AB" w:rsidP="003720AB">
      <w:pPr>
        <w:jc w:val="center"/>
        <w:rPr>
          <w:ins w:id="101" w:author="0109-01" w:date="2026-09-15T09:42:00Z"/>
          <w:rFonts w:ascii="Times New Roman" w:hAnsi="Times New Roman" w:cs="Times New Roman"/>
          <w:sz w:val="28"/>
          <w:szCs w:val="28"/>
        </w:rPr>
        <w:pPrChange w:id="102" w:author="0109-01" w:date="2026-09-15T09:43:00Z">
          <w:pPr/>
        </w:pPrChange>
      </w:pPr>
      <w:ins w:id="103" w:author="0109-01" w:date="2026-09-15T09:43:00Z">
        <w:r>
          <w:rPr>
            <w:noProof/>
            <w:lang w:eastAsia="ru-RU"/>
          </w:rPr>
          <w:drawing>
            <wp:inline distT="0" distB="0" distL="0" distR="0" wp14:anchorId="20EEBE70" wp14:editId="6E93BDA4">
              <wp:extent cx="5314950" cy="720946"/>
              <wp:effectExtent l="0" t="0" r="0" b="3175"/>
              <wp:docPr id="13" name="Рисунок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4"/>
                      <a:srcRect l="54281" t="49793" r="23234" b="39364"/>
                      <a:stretch/>
                    </pic:blipFill>
                    <pic:spPr bwMode="auto">
                      <a:xfrm>
                        <a:off x="0" y="0"/>
                        <a:ext cx="5337346" cy="72398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3720AB" w:rsidRPr="003720AB" w:rsidRDefault="003720AB" w:rsidP="003720AB">
      <w:pPr>
        <w:jc w:val="both"/>
        <w:rPr>
          <w:ins w:id="104" w:author="0109-01" w:date="2026-09-15T09:42:00Z"/>
          <w:rFonts w:ascii="Times New Roman" w:hAnsi="Times New Roman" w:cs="Times New Roman"/>
          <w:sz w:val="28"/>
          <w:szCs w:val="28"/>
        </w:rPr>
        <w:pPrChange w:id="105" w:author="0109-01" w:date="2026-09-15T09:39:00Z">
          <w:pPr/>
        </w:pPrChange>
      </w:pPr>
      <w:ins w:id="106" w:author="0109-01" w:date="2026-09-15T09:42:00Z">
        <w:r>
          <w:rPr>
            <w:rFonts w:ascii="Times New Roman" w:hAnsi="Times New Roman" w:cs="Times New Roman"/>
            <w:sz w:val="28"/>
            <w:szCs w:val="28"/>
          </w:rPr>
          <w:t xml:space="preserve">Обезопасили метод используя 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guard</w:t>
        </w:r>
        <w:r w:rsidRPr="003720AB">
          <w:rPr>
            <w:rFonts w:ascii="Times New Roman" w:hAnsi="Times New Roman" w:cs="Times New Roman"/>
            <w:sz w:val="28"/>
            <w:szCs w:val="28"/>
            <w:rPrChange w:id="107" w:author="0109-01" w:date="2026-09-15T09:43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classes</w:t>
        </w:r>
      </w:ins>
    </w:p>
    <w:p w:rsidR="003720AB" w:rsidRDefault="003720AB" w:rsidP="003720AB">
      <w:pPr>
        <w:jc w:val="center"/>
        <w:rPr>
          <w:ins w:id="108" w:author="0109-01" w:date="2026-09-15T09:44:00Z"/>
          <w:rFonts w:ascii="Times New Roman" w:hAnsi="Times New Roman" w:cs="Times New Roman"/>
          <w:sz w:val="28"/>
          <w:szCs w:val="28"/>
        </w:rPr>
        <w:pPrChange w:id="109" w:author="0109-01" w:date="2026-09-15T09:43:00Z">
          <w:pPr/>
        </w:pPrChange>
      </w:pPr>
      <w:bookmarkStart w:id="110" w:name="_GoBack"/>
      <w:ins w:id="111" w:author="0109-01" w:date="2026-09-15T09:42:00Z">
        <w:r>
          <w:rPr>
            <w:noProof/>
            <w:lang w:eastAsia="ru-RU"/>
          </w:rPr>
          <w:drawing>
            <wp:inline distT="0" distB="0" distL="0" distR="0" wp14:anchorId="6D012C29" wp14:editId="7F46BF3E">
              <wp:extent cx="3219450" cy="1673421"/>
              <wp:effectExtent l="0" t="0" r="0" b="3175"/>
              <wp:docPr id="12" name="Рисунок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5"/>
                      <a:srcRect l="53383" t="38491" r="36663" b="43115"/>
                      <a:stretch/>
                    </pic:blipFill>
                    <pic:spPr bwMode="auto">
                      <a:xfrm>
                        <a:off x="0" y="0"/>
                        <a:ext cx="3263445" cy="169628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bookmarkEnd w:id="110"/>
    </w:p>
    <w:p w:rsidR="003720AB" w:rsidRDefault="003720AB" w:rsidP="003720AB">
      <w:pPr>
        <w:jc w:val="both"/>
        <w:rPr>
          <w:ins w:id="112" w:author="0109-01" w:date="2026-09-15T09:49:00Z"/>
          <w:rFonts w:ascii="Times New Roman" w:hAnsi="Times New Roman" w:cs="Times New Roman"/>
          <w:sz w:val="28"/>
          <w:szCs w:val="28"/>
        </w:rPr>
        <w:pPrChange w:id="113" w:author="0109-01" w:date="2026-09-15T09:44:00Z">
          <w:pPr/>
        </w:pPrChange>
      </w:pPr>
      <w:ins w:id="114" w:author="0109-01" w:date="2026-09-15T09:44:00Z">
        <w:r>
          <w:rPr>
            <w:rFonts w:ascii="Times New Roman" w:hAnsi="Times New Roman" w:cs="Times New Roman"/>
            <w:sz w:val="28"/>
            <w:szCs w:val="28"/>
          </w:rPr>
          <w:t>Задание 8</w:t>
        </w:r>
      </w:ins>
    </w:p>
    <w:p w:rsidR="00DB2FCC" w:rsidRDefault="00DB2FCC" w:rsidP="003720AB">
      <w:pPr>
        <w:jc w:val="both"/>
        <w:rPr>
          <w:ins w:id="115" w:author="0109-01" w:date="2026-09-15T09:53:00Z"/>
          <w:rFonts w:ascii="Times New Roman" w:hAnsi="Times New Roman" w:cs="Times New Roman"/>
          <w:sz w:val="28"/>
          <w:szCs w:val="28"/>
        </w:rPr>
        <w:pPrChange w:id="116" w:author="0109-01" w:date="2026-09-15T09:44:00Z">
          <w:pPr/>
        </w:pPrChange>
      </w:pPr>
      <w:ins w:id="117" w:author="0109-01" w:date="2026-09-15T09:52:00Z">
        <w:r w:rsidRPr="00DB2FCC">
          <w:rPr>
            <w:rFonts w:ascii="Times New Roman" w:hAnsi="Times New Roman" w:cs="Times New Roman"/>
            <w:sz w:val="28"/>
            <w:szCs w:val="28"/>
          </w:rPr>
          <w:t xml:space="preserve">В классе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OrderService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метод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Calculate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Final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B2FCC">
          <w:rPr>
            <w:rFonts w:ascii="Times New Roman" w:hAnsi="Times New Roman" w:cs="Times New Roman"/>
            <w:sz w:val="28"/>
            <w:szCs w:val="28"/>
          </w:rPr>
          <w:t>Price</w:t>
        </w:r>
        <w:proofErr w:type="spellEnd"/>
        <w:r w:rsidRPr="00DB2FCC">
          <w:rPr>
            <w:rFonts w:ascii="Times New Roman" w:hAnsi="Times New Roman" w:cs="Times New Roman"/>
            <w:sz w:val="28"/>
            <w:szCs w:val="28"/>
          </w:rPr>
          <w:t xml:space="preserve"> делает слишком много работы по расчету итоговой стоимости заказа. Разделить этот метод на несколько частей, выделив в отдельный объект-калькулятор, который будет выполнять расчет и учитывать различные параметры.</w:t>
        </w:r>
      </w:ins>
    </w:p>
    <w:p w:rsidR="00DB2FCC" w:rsidRDefault="00DB2FCC" w:rsidP="00DB2FCC">
      <w:pPr>
        <w:jc w:val="center"/>
        <w:rPr>
          <w:ins w:id="118" w:author="0109-01" w:date="2026-09-15T09:48:00Z"/>
          <w:rFonts w:ascii="Times New Roman" w:hAnsi="Times New Roman" w:cs="Times New Roman"/>
          <w:sz w:val="28"/>
          <w:szCs w:val="28"/>
        </w:rPr>
        <w:pPrChange w:id="119" w:author="0109-01" w:date="2026-09-15T09:53:00Z">
          <w:pPr/>
        </w:pPrChange>
      </w:pPr>
      <w:ins w:id="120" w:author="0109-01" w:date="2026-09-15T09:53:00Z">
        <w:r w:rsidRPr="00950655">
          <w:rPr>
            <w:rFonts w:ascii="Times New Roman" w:hAnsi="Times New Roman" w:cs="Times New Roman"/>
            <w:noProof/>
            <w:sz w:val="28"/>
            <w:szCs w:val="28"/>
            <w:lang w:eastAsia="ru-RU"/>
            <w:rPrChange w:id="121" w:author="0109-01" w:date="2026-09-15T09:11:00Z">
              <w:rPr>
                <w:noProof/>
                <w:lang w:eastAsia="ru-RU"/>
              </w:rPr>
            </w:rPrChange>
          </w:rPr>
          <w:drawing>
            <wp:inline distT="0" distB="0" distL="0" distR="0" wp14:anchorId="50998F44" wp14:editId="2E19F933">
              <wp:extent cx="3895725" cy="1221372"/>
              <wp:effectExtent l="0" t="0" r="0" b="0"/>
              <wp:docPr id="16" name="Рисунок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7"/>
                      <a:srcRect l="54124" t="45610" r="25922" b="32146"/>
                      <a:stretch/>
                    </pic:blipFill>
                    <pic:spPr bwMode="auto">
                      <a:xfrm>
                        <a:off x="0" y="0"/>
                        <a:ext cx="3895725" cy="122137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:rsidR="003720AB" w:rsidRPr="003720AB" w:rsidRDefault="00DB2FCC" w:rsidP="003720AB">
      <w:pPr>
        <w:jc w:val="both"/>
        <w:rPr>
          <w:ins w:id="122" w:author="0109-01" w:date="2026-09-15T09:44:00Z"/>
          <w:rFonts w:ascii="Times New Roman" w:hAnsi="Times New Roman" w:cs="Times New Roman"/>
          <w:sz w:val="28"/>
          <w:szCs w:val="28"/>
        </w:rPr>
        <w:pPrChange w:id="123" w:author="0109-01" w:date="2026-09-15T09:44:00Z">
          <w:pPr/>
        </w:pPrChange>
      </w:pPr>
      <w:ins w:id="124" w:author="0109-01" w:date="2026-09-15T09:49:00Z">
        <w:r>
          <w:rPr>
            <w:rFonts w:ascii="Times New Roman" w:hAnsi="Times New Roman" w:cs="Times New Roman"/>
            <w:sz w:val="28"/>
            <w:szCs w:val="28"/>
          </w:rPr>
          <w:t>Разделили логику метода</w:t>
        </w:r>
      </w:ins>
    </w:p>
    <w:p w:rsidR="00390BB0" w:rsidRPr="00444BDA" w:rsidRDefault="003720AB" w:rsidP="003720AB">
      <w:pPr>
        <w:jc w:val="center"/>
        <w:rPr>
          <w:rFonts w:ascii="Times New Roman" w:hAnsi="Times New Roman" w:cs="Times New Roman"/>
          <w:sz w:val="28"/>
          <w:szCs w:val="28"/>
          <w:rPrChange w:id="125" w:author="0109-01" w:date="2026-09-15T09:26:00Z">
            <w:rPr>
              <w:lang w:val="en-US"/>
            </w:rPr>
          </w:rPrChange>
        </w:rPr>
        <w:pPrChange w:id="126" w:author="0109-01" w:date="2026-09-15T09:48:00Z">
          <w:pPr/>
        </w:pPrChange>
      </w:pPr>
      <w:ins w:id="127" w:author="0109-01" w:date="2026-09-15T09:48:00Z">
        <w:r>
          <w:rPr>
            <w:noProof/>
            <w:lang w:eastAsia="ru-RU"/>
          </w:rPr>
          <w:drawing>
            <wp:inline distT="0" distB="0" distL="0" distR="0" wp14:anchorId="3361A824" wp14:editId="0B312C63">
              <wp:extent cx="4019550" cy="2571420"/>
              <wp:effectExtent l="0" t="0" r="0" b="635"/>
              <wp:docPr id="15" name="Рисунок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6"/>
                      <a:srcRect l="53316" t="26981" r="35168" b="46829"/>
                      <a:stretch/>
                    </pic:blipFill>
                    <pic:spPr bwMode="auto">
                      <a:xfrm>
                        <a:off x="0" y="0"/>
                        <a:ext cx="4031483" cy="2579054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moveFromRangeStart w:id="128" w:author="0109-01" w:date="2026-09-15T09:17:00Z" w:name="move240356252"/>
      <w:moveFrom w:id="129" w:author="0109-01" w:date="2026-09-15T09:17:00Z">
        <w:r w:rsidR="00390BB0" w:rsidRPr="00950655" w:rsidDel="00950655">
          <w:rPr>
            <w:rFonts w:ascii="Times New Roman" w:hAnsi="Times New Roman" w:cs="Times New Roman"/>
            <w:noProof/>
            <w:sz w:val="28"/>
            <w:szCs w:val="28"/>
            <w:lang w:eastAsia="ru-RU"/>
            <w:rPrChange w:id="130" w:author="0109-01" w:date="2026-09-15T09:11:00Z">
              <w:rPr>
                <w:noProof/>
                <w:lang w:eastAsia="ru-RU"/>
              </w:rPr>
            </w:rPrChange>
          </w:rPr>
          <w:drawing>
            <wp:inline distT="0" distB="0" distL="0" distR="0" wp14:anchorId="55C05DE5" wp14:editId="4FDF0BEF">
              <wp:extent cx="885825" cy="371475"/>
              <wp:effectExtent l="0" t="0" r="9525" b="9525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8"/>
                      <a:srcRect l="52432" t="31927" r="32656" b="45838"/>
                      <a:stretch/>
                    </pic:blipFill>
                    <pic:spPr bwMode="auto">
                      <a:xfrm>
                        <a:off x="0" y="0"/>
                        <a:ext cx="885825" cy="37147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moveFrom>
      <w:moveFromRangeEnd w:id="128"/>
    </w:p>
    <w:sectPr w:rsidR="00390BB0" w:rsidRPr="00444BDA" w:rsidSect="00950655">
      <w:pgSz w:w="11906" w:h="16838"/>
      <w:pgMar w:top="720" w:right="720" w:bottom="720" w:left="720" w:header="708" w:footer="708" w:gutter="0"/>
      <w:cols w:space="708"/>
      <w:docGrid w:linePitch="360"/>
      <w:sectPrChange w:id="131" w:author="0109-01" w:date="2026-09-15T09:10:00Z">
        <w:sectPr w:rsidR="00390BB0" w:rsidRPr="00444BDA" w:rsidSect="00950655">
          <w:pgMar w:top="1134" w:right="850" w:bottom="1134" w:left="1701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0109-01">
    <w15:presenceInfo w15:providerId="None" w15:userId="0109-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B0"/>
    <w:rsid w:val="003720AB"/>
    <w:rsid w:val="00390BB0"/>
    <w:rsid w:val="00444BDA"/>
    <w:rsid w:val="00950655"/>
    <w:rsid w:val="00995D75"/>
    <w:rsid w:val="00DB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D2CCE"/>
  <w15:chartTrackingRefBased/>
  <w15:docId w15:val="{B1723741-B16A-4C15-915D-1BE3C78F0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06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50655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50655"/>
    <w:pPr>
      <w:ind w:left="720"/>
      <w:contextualSpacing/>
    </w:pPr>
  </w:style>
  <w:style w:type="paragraph" w:styleId="a6">
    <w:name w:val="Revision"/>
    <w:hidden/>
    <w:uiPriority w:val="99"/>
    <w:semiHidden/>
    <w:rsid w:val="003720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2026-09-15T05:44:00Z</dcterms:created>
  <dcterms:modified xsi:type="dcterms:W3CDTF">2026-09-15T06:54:00Z</dcterms:modified>
</cp:coreProperties>
</file>